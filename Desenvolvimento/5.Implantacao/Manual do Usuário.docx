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E4C65" w:rsidRPr="00A20D4F" w:rsidRDefault="001E5A50" w:rsidP="001E5A50">
      <w:pPr>
        <w:jc w:val="center"/>
      </w:pPr>
      <w:r>
        <w:rPr>
          <w:noProof/>
        </w:rPr>
        <w:drawing>
          <wp:inline distT="0" distB="0" distL="0" distR="0" wp14:anchorId="446C90B2" wp14:editId="13F7D887">
            <wp:extent cx="2857500" cy="2857500"/>
            <wp:effectExtent l="0" t="0" r="0" b="0"/>
            <wp:docPr id="4" name="Imagem 4" descr="Resultado de imagem para análise e desenvolvimento de sistem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Resultado de imagem para análise e desenvolvimento de sistema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Default="007E4C65" w:rsidP="00AB27F0">
      <w:pPr>
        <w:tabs>
          <w:tab w:val="left" w:pos="4184"/>
        </w:tabs>
        <w:rPr>
          <w:i/>
        </w:rPr>
      </w:pPr>
    </w:p>
    <w:p w:rsidR="007E4C65" w:rsidRPr="00264EFB" w:rsidRDefault="007E4C65" w:rsidP="007E4C65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8B9347" wp14:editId="199DCADC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6D49246EFDFC44FE8FE41491A399918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E4C65" w:rsidRPr="0037364C" w:rsidRDefault="007A6A90" w:rsidP="007E4C65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  <w:t>Manual do Usuário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248B934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6D49246EFDFC44FE8FE41491A3999189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7E4C65" w:rsidRPr="0037364C" w:rsidRDefault="007A6A90" w:rsidP="007E4C65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</w:rPr>
                            <w:t>Manual do Usuário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C2766" wp14:editId="170046DA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7E4C65" w:rsidRPr="0037364C" w:rsidRDefault="007E4C65" w:rsidP="007E4C65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AB27F0"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:rsidR="007E4C65" w:rsidRPr="0037364C" w:rsidRDefault="007E4C65" w:rsidP="007E4C65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:rsidR="007E4C65" w:rsidRPr="0037364C" w:rsidRDefault="007E4C65" w:rsidP="007E4C65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57C2766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7E4C65" w:rsidRPr="0037364C" w:rsidRDefault="007E4C65" w:rsidP="007E4C65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AB27F0"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1</w:t>
                          </w:r>
                        </w:p>
                      </w:sdtContent>
                    </w:sdt>
                    <w:p w:rsidR="007E4C65" w:rsidRPr="0037364C" w:rsidRDefault="007E4C65" w:rsidP="007E4C65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:rsidR="007E4C65" w:rsidRPr="0037364C" w:rsidRDefault="007E4C65" w:rsidP="007E4C65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>
      <w:r>
        <w:tab/>
      </w:r>
    </w:p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Default="007E4C65" w:rsidP="007E4C65">
      <w:pPr>
        <w:tabs>
          <w:tab w:val="left" w:pos="3700"/>
        </w:tabs>
      </w:pPr>
      <w:r>
        <w:tab/>
      </w:r>
    </w:p>
    <w:p w:rsidR="007E4C65" w:rsidRPr="00264EFB" w:rsidRDefault="007E4C65" w:rsidP="007E4C65">
      <w:pPr>
        <w:tabs>
          <w:tab w:val="left" w:pos="3700"/>
        </w:tabs>
        <w:sectPr w:rsidR="007E4C65" w:rsidRPr="00264EFB">
          <w:headerReference w:type="first" r:id="rId9"/>
          <w:footerReference w:type="first" r:id="rId10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AAE806" wp14:editId="3793E4F4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40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:rsidR="007E4C65" w:rsidRPr="00264EFB" w:rsidRDefault="00AB27F0" w:rsidP="007E4C65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</w:rPr>
                                  <w:t>SGO – Sistema para Gestão de Obras</w:t>
                                </w:r>
                              </w:p>
                            </w:sdtContent>
                          </w:sdt>
                          <w:p w:rsidR="007E4C65" w:rsidRDefault="007E4C65" w:rsidP="007E4C65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0AAE806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D1B11" w:themeColor="background2" w:themeShade="1A"/>
                          <w:sz w:val="40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Content>
                        <w:p w:rsidR="007E4C65" w:rsidRPr="00264EFB" w:rsidRDefault="00AB27F0" w:rsidP="007E4C65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</w:rPr>
                            <w:t>SGO – Sistema para Gestão de Obras</w:t>
                          </w:r>
                        </w:p>
                      </w:sdtContent>
                    </w:sdt>
                    <w:p w:rsidR="007E4C65" w:rsidRDefault="007E4C65" w:rsidP="007E4C65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050C81" w:rsidRDefault="00050C81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7E4C65" w:rsidTr="007E6952">
        <w:trPr>
          <w:trHeight w:val="284"/>
        </w:trPr>
        <w:tc>
          <w:tcPr>
            <w:tcW w:w="1550" w:type="dxa"/>
            <w:shd w:val="clear" w:color="auto" w:fill="C00000"/>
          </w:tcPr>
          <w:p w:rsidR="007E4C65" w:rsidRPr="0037364C" w:rsidRDefault="007E4C65" w:rsidP="007E695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:rsidR="007E4C65" w:rsidRPr="0037364C" w:rsidRDefault="007E4C65" w:rsidP="007E695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:rsidR="007E4C65" w:rsidRPr="0037364C" w:rsidRDefault="007E4C65" w:rsidP="007E695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:rsidR="007E4C65" w:rsidRPr="0037364C" w:rsidRDefault="007E4C65" w:rsidP="007E695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7E4C65" w:rsidTr="007E6952">
        <w:trPr>
          <w:trHeight w:val="284"/>
        </w:trPr>
        <w:tc>
          <w:tcPr>
            <w:tcW w:w="1550" w:type="dxa"/>
          </w:tcPr>
          <w:p w:rsidR="007E4C65" w:rsidRPr="007E6952" w:rsidRDefault="007E6952" w:rsidP="007E6952">
            <w:pPr>
              <w:pStyle w:val="Instruo"/>
              <w:rPr>
                <w:i w:val="0"/>
                <w:iCs/>
                <w:color w:val="000000" w:themeColor="text1"/>
              </w:rPr>
            </w:pPr>
            <w:r>
              <w:rPr>
                <w:i w:val="0"/>
                <w:iCs/>
                <w:color w:val="000000" w:themeColor="text1"/>
              </w:rPr>
              <w:t>25/11/2019</w:t>
            </w:r>
          </w:p>
          <w:p w:rsidR="007E4C65" w:rsidRPr="007E6952" w:rsidRDefault="007E4C65" w:rsidP="007E6952">
            <w:pPr>
              <w:pStyle w:val="Instruo"/>
              <w:rPr>
                <w:i w:val="0"/>
                <w:iCs/>
                <w:color w:val="000000" w:themeColor="text1"/>
              </w:rPr>
            </w:pPr>
          </w:p>
        </w:tc>
        <w:tc>
          <w:tcPr>
            <w:tcW w:w="1080" w:type="dxa"/>
          </w:tcPr>
          <w:p w:rsidR="007E4C65" w:rsidRPr="007E6952" w:rsidRDefault="007E6952" w:rsidP="007E6952">
            <w:pPr>
              <w:pStyle w:val="Instruo"/>
              <w:rPr>
                <w:i w:val="0"/>
                <w:iCs/>
                <w:color w:val="000000" w:themeColor="text1"/>
              </w:rPr>
            </w:pPr>
            <w:r>
              <w:rPr>
                <w:i w:val="0"/>
                <w:iCs/>
                <w:color w:val="000000" w:themeColor="text1"/>
              </w:rPr>
              <w:t>1</w:t>
            </w:r>
          </w:p>
        </w:tc>
        <w:tc>
          <w:tcPr>
            <w:tcW w:w="4680" w:type="dxa"/>
          </w:tcPr>
          <w:p w:rsidR="007E4C65" w:rsidRPr="007E6952" w:rsidRDefault="007E6952" w:rsidP="007E6952">
            <w:pPr>
              <w:pStyle w:val="Instruo"/>
              <w:rPr>
                <w:i w:val="0"/>
                <w:iCs/>
                <w:color w:val="000000" w:themeColor="text1"/>
              </w:rPr>
            </w:pPr>
            <w:r>
              <w:rPr>
                <w:i w:val="0"/>
                <w:iCs/>
                <w:color w:val="000000" w:themeColor="text1"/>
              </w:rPr>
              <w:t>Versão inicial do documento</w:t>
            </w:r>
          </w:p>
        </w:tc>
        <w:tc>
          <w:tcPr>
            <w:tcW w:w="2410" w:type="dxa"/>
          </w:tcPr>
          <w:p w:rsidR="007E4C65" w:rsidRPr="007E6952" w:rsidRDefault="007E6952" w:rsidP="007E6952">
            <w:pPr>
              <w:pStyle w:val="Instruo"/>
              <w:rPr>
                <w:i w:val="0"/>
                <w:iCs/>
                <w:color w:val="000000" w:themeColor="text1"/>
              </w:rPr>
            </w:pPr>
            <w:r>
              <w:rPr>
                <w:i w:val="0"/>
                <w:iCs/>
                <w:color w:val="000000" w:themeColor="text1"/>
              </w:rPr>
              <w:t>Felipe Florentino</w:t>
            </w:r>
          </w:p>
        </w:tc>
      </w:tr>
    </w:tbl>
    <w:p w:rsidR="00050C81" w:rsidRDefault="00050C81"/>
    <w:p w:rsidR="00050C81" w:rsidRDefault="00050C81" w:rsidP="007E4C65">
      <w:pPr>
        <w:pStyle w:val="Ttulo"/>
        <w:jc w:val="center"/>
      </w:pPr>
      <w:r>
        <w:br w:type="page"/>
      </w:r>
      <w:r>
        <w:lastRenderedPageBreak/>
        <w:t>SUMÁRIO</w:t>
      </w:r>
    </w:p>
    <w:p w:rsidR="00AE17A6" w:rsidRDefault="00050C81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28178748" w:history="1">
        <w:r w:rsidR="00AE17A6" w:rsidRPr="00833DD0">
          <w:rPr>
            <w:rStyle w:val="Hyperlink"/>
          </w:rPr>
          <w:t>1. Introdução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_Toc428178748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AB27F0">
          <w:rPr>
            <w:webHidden/>
          </w:rPr>
          <w:t>2</w:t>
        </w:r>
        <w:r w:rsidR="00AE17A6">
          <w:rPr>
            <w:webHidden/>
          </w:rPr>
          <w:fldChar w:fldCharType="end"/>
        </w:r>
      </w:hyperlink>
    </w:p>
    <w:p w:rsidR="00AE17A6" w:rsidRDefault="00F262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49" w:history="1">
        <w:r w:rsidR="00AE17A6" w:rsidRPr="00833DD0">
          <w:rPr>
            <w:rStyle w:val="Hyperlink"/>
            <w:rFonts w:eastAsia="Arial Unicode MS"/>
            <w:lang w:val="pt-PT"/>
          </w:rPr>
          <w:t>2. Como está organizado o manual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_Toc428178749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AB27F0">
          <w:rPr>
            <w:webHidden/>
          </w:rPr>
          <w:t>2</w:t>
        </w:r>
        <w:r w:rsidR="00AE17A6">
          <w:rPr>
            <w:webHidden/>
          </w:rPr>
          <w:fldChar w:fldCharType="end"/>
        </w:r>
      </w:hyperlink>
    </w:p>
    <w:p w:rsidR="00AE17A6" w:rsidRDefault="00F262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50" w:history="1">
        <w:r w:rsidR="00AE17A6" w:rsidRPr="00833DD0">
          <w:rPr>
            <w:rStyle w:val="Hyperlink"/>
            <w:rFonts w:eastAsia="Arial Unicode MS"/>
            <w:lang w:val="pt-PT"/>
          </w:rPr>
          <w:t>3. Funcionalidades gerais do sistema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_Toc428178750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AB27F0">
          <w:rPr>
            <w:webHidden/>
          </w:rPr>
          <w:t>2</w:t>
        </w:r>
        <w:r w:rsidR="00AE17A6">
          <w:rPr>
            <w:webHidden/>
          </w:rPr>
          <w:fldChar w:fldCharType="end"/>
        </w:r>
      </w:hyperlink>
    </w:p>
    <w:p w:rsidR="00AE17A6" w:rsidRDefault="00F262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51" w:history="1">
        <w:r w:rsidR="00AE17A6" w:rsidRPr="00833DD0">
          <w:rPr>
            <w:rStyle w:val="Hyperlink"/>
            <w:rFonts w:eastAsia="Arial Unicode MS"/>
            <w:lang w:val="pt-PT"/>
          </w:rPr>
          <w:t>4. Funcionalidades do sistema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_Toc428178751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AB27F0">
          <w:rPr>
            <w:webHidden/>
          </w:rPr>
          <w:t>2</w:t>
        </w:r>
        <w:r w:rsidR="00AE17A6">
          <w:rPr>
            <w:webHidden/>
          </w:rPr>
          <w:fldChar w:fldCharType="end"/>
        </w:r>
      </w:hyperlink>
    </w:p>
    <w:p w:rsidR="00AE17A6" w:rsidRDefault="00F262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52" w:history="1">
        <w:r w:rsidR="00AE17A6" w:rsidRPr="00833DD0">
          <w:rPr>
            <w:rStyle w:val="Hyperlink"/>
            <w:rFonts w:eastAsia="Arial Unicode MS"/>
            <w:lang w:val="pt-PT"/>
          </w:rPr>
          <w:t>5. glossário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_Toc428178752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AB27F0">
          <w:rPr>
            <w:webHidden/>
          </w:rPr>
          <w:t>2</w:t>
        </w:r>
        <w:r w:rsidR="00AE17A6">
          <w:rPr>
            <w:webHidden/>
          </w:rPr>
          <w:fldChar w:fldCharType="end"/>
        </w:r>
      </w:hyperlink>
    </w:p>
    <w:p w:rsidR="00050C81" w:rsidRDefault="00050C81">
      <w:r>
        <w:fldChar w:fldCharType="end"/>
      </w:r>
    </w:p>
    <w:p w:rsidR="00050C81" w:rsidRDefault="00050C81" w:rsidP="00592933">
      <w:pPr>
        <w:pStyle w:val="Ttulo1"/>
        <w:numPr>
          <w:ilvl w:val="0"/>
          <w:numId w:val="1"/>
        </w:numPr>
        <w:ind w:left="0" w:firstLine="0"/>
      </w:pPr>
      <w:r>
        <w:br w:type="page"/>
      </w:r>
      <w:bookmarkStart w:id="0" w:name="_Toc104341857"/>
      <w:bookmarkStart w:id="1" w:name="_Toc428178748"/>
      <w:r>
        <w:lastRenderedPageBreak/>
        <w:t>Introdução</w:t>
      </w:r>
      <w:bookmarkEnd w:id="0"/>
      <w:bookmarkEnd w:id="1"/>
    </w:p>
    <w:p w:rsidR="00765B45" w:rsidRPr="00765B45" w:rsidRDefault="00765B45" w:rsidP="00765B45">
      <w:pPr>
        <w:rPr>
          <w:rFonts w:eastAsia="Arial Unicode MS"/>
          <w:lang w:eastAsia="en-US"/>
        </w:rPr>
      </w:pPr>
      <w:r>
        <w:rPr>
          <w:rFonts w:eastAsia="Arial Unicode MS"/>
          <w:lang w:eastAsia="en-US"/>
        </w:rPr>
        <w:t>Este documento visa explicar ao usuário como usar as funcionalidades oferecidas pelo sistema.</w:t>
      </w:r>
    </w:p>
    <w:p w:rsidR="00765B45" w:rsidRDefault="00050C81" w:rsidP="00765B45">
      <w:pPr>
        <w:pStyle w:val="Ttulo1"/>
        <w:rPr>
          <w:rFonts w:eastAsia="Arial Unicode MS"/>
          <w:lang w:val="pt-PT"/>
        </w:rPr>
      </w:pPr>
      <w:bookmarkStart w:id="2" w:name="_Toc428178749"/>
      <w:r>
        <w:rPr>
          <w:rFonts w:eastAsia="Arial Unicode MS"/>
          <w:lang w:val="pt-PT"/>
        </w:rPr>
        <w:t>Como está organizado o manual</w:t>
      </w:r>
      <w:bookmarkEnd w:id="2"/>
    </w:p>
    <w:p w:rsidR="002E4048" w:rsidRDefault="002E4048" w:rsidP="002E4048">
      <w:pPr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No item 3 estão descritas as funcionalidades oferecidas pelo sistema e uma descrição breve de cada uma.</w:t>
      </w:r>
    </w:p>
    <w:p w:rsidR="002E4048" w:rsidRPr="002E4048" w:rsidRDefault="002E4048" w:rsidP="002E4048">
      <w:pPr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No item 4 estão as telas do sistema e uma descrição de como usar cada uma.</w:t>
      </w:r>
    </w:p>
    <w:p w:rsidR="00050C81" w:rsidRPr="00592933" w:rsidRDefault="00050C81" w:rsidP="00592933">
      <w:pPr>
        <w:pStyle w:val="Ttulo1"/>
        <w:rPr>
          <w:rFonts w:eastAsia="Arial Unicode MS"/>
          <w:lang w:val="pt-PT"/>
        </w:rPr>
      </w:pPr>
      <w:bookmarkStart w:id="3" w:name="_Toc428178750"/>
      <w:r>
        <w:rPr>
          <w:rFonts w:eastAsia="Arial Unicode MS"/>
          <w:lang w:val="pt-PT"/>
        </w:rPr>
        <w:t>Funcionalidades gerais do sistema</w:t>
      </w:r>
      <w:bookmarkEnd w:id="3"/>
    </w:p>
    <w:p w:rsidR="00050C81" w:rsidRDefault="007E6952" w:rsidP="00592933">
      <w:pPr>
        <w:pStyle w:val="Instruo"/>
        <w:rPr>
          <w:i w:val="0"/>
          <w:iCs/>
          <w:color w:val="000000" w:themeColor="text1"/>
          <w:lang w:val="pt-PT"/>
        </w:rPr>
      </w:pPr>
      <w:r>
        <w:rPr>
          <w:i w:val="0"/>
          <w:iCs/>
          <w:color w:val="000000" w:themeColor="text1"/>
          <w:lang w:val="pt-PT"/>
        </w:rPr>
        <w:t>Login, Manter Clientes, Manter Obras, Manter Funcionários, Gerenciar Etapas, Gerar Gráficos</w:t>
      </w:r>
      <w:r w:rsidR="00592933">
        <w:rPr>
          <w:i w:val="0"/>
          <w:iCs/>
          <w:color w:val="000000" w:themeColor="text1"/>
          <w:lang w:val="pt-PT"/>
        </w:rPr>
        <w:t xml:space="preserve"> e </w:t>
      </w:r>
      <w:r>
        <w:rPr>
          <w:i w:val="0"/>
          <w:iCs/>
          <w:color w:val="000000" w:themeColor="text1"/>
          <w:lang w:val="pt-PT"/>
        </w:rPr>
        <w:t>Gerar Relatório de Gastos</w:t>
      </w:r>
    </w:p>
    <w:p w:rsidR="002E4048" w:rsidRDefault="002E4048" w:rsidP="002E4048">
      <w:pPr>
        <w:rPr>
          <w:lang w:val="pt-PT"/>
        </w:rPr>
      </w:pPr>
    </w:p>
    <w:p w:rsidR="002E4048" w:rsidRDefault="002E4048" w:rsidP="002E4048">
      <w:pPr>
        <w:rPr>
          <w:lang w:val="pt-PT"/>
        </w:rPr>
      </w:pPr>
      <w:r>
        <w:rPr>
          <w:lang w:val="pt-PT"/>
        </w:rPr>
        <w:t>Manter Clientes:</w:t>
      </w:r>
      <w:r w:rsidR="002B0207">
        <w:rPr>
          <w:lang w:val="pt-PT"/>
        </w:rPr>
        <w:t xml:space="preserve"> Cadastrar, c</w:t>
      </w:r>
      <w:r>
        <w:rPr>
          <w:lang w:val="pt-PT"/>
        </w:rPr>
        <w:t xml:space="preserve">onsultar, </w:t>
      </w:r>
      <w:r w:rsidR="002B0207">
        <w:rPr>
          <w:lang w:val="pt-PT"/>
        </w:rPr>
        <w:t>alterar e remover c</w:t>
      </w:r>
      <w:r>
        <w:rPr>
          <w:lang w:val="pt-PT"/>
        </w:rPr>
        <w:t>lientes</w:t>
      </w:r>
      <w:r w:rsidR="002B0207">
        <w:rPr>
          <w:lang w:val="pt-PT"/>
        </w:rPr>
        <w:t>.</w:t>
      </w:r>
    </w:p>
    <w:p w:rsidR="002E4048" w:rsidRPr="002E4048" w:rsidRDefault="002E4048" w:rsidP="002E4048">
      <w:pPr>
        <w:rPr>
          <w:lang w:val="pt-PT"/>
        </w:rPr>
      </w:pPr>
      <w:r>
        <w:rPr>
          <w:lang w:val="pt-PT"/>
        </w:rPr>
        <w:t>Manter Obras:</w:t>
      </w:r>
      <w:r w:rsidR="002B0207">
        <w:rPr>
          <w:lang w:val="pt-PT"/>
        </w:rPr>
        <w:t xml:space="preserve"> Cadastrar novas obras, consultar obras já finalizadas e alterar itens referentes a obras em andamento.</w:t>
      </w:r>
    </w:p>
    <w:p w:rsidR="002E4048" w:rsidRPr="002E4048" w:rsidRDefault="002E4048" w:rsidP="002E4048">
      <w:pPr>
        <w:rPr>
          <w:lang w:val="pt-PT"/>
        </w:rPr>
      </w:pPr>
      <w:r>
        <w:rPr>
          <w:lang w:val="pt-PT"/>
        </w:rPr>
        <w:t xml:space="preserve">Manter Funcionários: </w:t>
      </w:r>
      <w:r w:rsidR="002B0207">
        <w:rPr>
          <w:lang w:val="pt-PT"/>
        </w:rPr>
        <w:t>Cadastrar, c</w:t>
      </w:r>
      <w:r>
        <w:rPr>
          <w:lang w:val="pt-PT"/>
        </w:rPr>
        <w:t>onsu</w:t>
      </w:r>
      <w:r w:rsidR="002B0207">
        <w:rPr>
          <w:lang w:val="pt-PT"/>
        </w:rPr>
        <w:t>ltar, alterar e remover f</w:t>
      </w:r>
      <w:r>
        <w:rPr>
          <w:lang w:val="pt-PT"/>
        </w:rPr>
        <w:t>uncionários</w:t>
      </w:r>
      <w:r w:rsidR="002B0207">
        <w:rPr>
          <w:lang w:val="pt-PT"/>
        </w:rPr>
        <w:t>.</w:t>
      </w:r>
    </w:p>
    <w:p w:rsidR="002E4048" w:rsidRDefault="002E4048" w:rsidP="002E4048">
      <w:pPr>
        <w:rPr>
          <w:lang w:val="pt-PT"/>
        </w:rPr>
      </w:pPr>
      <w:r>
        <w:rPr>
          <w:lang w:val="pt-PT"/>
        </w:rPr>
        <w:t>Gerenciar Etapas:</w:t>
      </w:r>
      <w:r w:rsidR="002B0207">
        <w:rPr>
          <w:lang w:val="pt-PT"/>
        </w:rPr>
        <w:t xml:space="preserve"> Cadastrar etapas, alterar percentual de conclusão, comprar prazos previstos e realizados, controlar gastos, cadastrar imagens e fazer anotações.</w:t>
      </w:r>
    </w:p>
    <w:p w:rsidR="002E4048" w:rsidRDefault="002E4048" w:rsidP="002E4048">
      <w:pPr>
        <w:rPr>
          <w:lang w:val="pt-PT"/>
        </w:rPr>
      </w:pPr>
      <w:r>
        <w:rPr>
          <w:lang w:val="pt-PT"/>
        </w:rPr>
        <w:t>Gerar Gráficos: Gerar 4 tipos de gráficos para facilitar a comunicação com o cliente</w:t>
      </w:r>
      <w:r w:rsidR="002B0207">
        <w:rPr>
          <w:lang w:val="pt-PT"/>
        </w:rPr>
        <w:t>.</w:t>
      </w:r>
    </w:p>
    <w:p w:rsidR="002E4048" w:rsidRPr="002E4048" w:rsidRDefault="002E4048" w:rsidP="002E4048">
      <w:pPr>
        <w:rPr>
          <w:lang w:val="pt-PT"/>
        </w:rPr>
      </w:pPr>
      <w:r>
        <w:rPr>
          <w:lang w:val="pt-PT"/>
        </w:rPr>
        <w:t>Gerar Relatório de Gastos:</w:t>
      </w:r>
      <w:r w:rsidR="002B0207">
        <w:rPr>
          <w:lang w:val="pt-PT"/>
        </w:rPr>
        <w:t xml:space="preserve"> Relatório com os gastos muito bem detalhados.</w:t>
      </w:r>
    </w:p>
    <w:p w:rsidR="00050C81" w:rsidRDefault="00050C81" w:rsidP="00592933">
      <w:pPr>
        <w:pStyle w:val="Ttulo1"/>
        <w:rPr>
          <w:rFonts w:eastAsia="Arial Unicode MS"/>
          <w:lang w:val="pt-PT"/>
        </w:rPr>
      </w:pPr>
      <w:bookmarkStart w:id="4" w:name="_Toc428178751"/>
      <w:r>
        <w:rPr>
          <w:rFonts w:eastAsia="Arial Unicode MS"/>
          <w:lang w:val="pt-PT"/>
        </w:rPr>
        <w:t>Funcionalidades do sistema</w:t>
      </w:r>
      <w:bookmarkEnd w:id="4"/>
    </w:p>
    <w:p w:rsidR="002E4048" w:rsidRDefault="002E4048" w:rsidP="002E4048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A primeira tela que o usuário verá ao abrir o sistema é a tela de login onde ele terá que informar o login e a senha que estão cadastrados no banco de dados,</w:t>
      </w:r>
    </w:p>
    <w:p w:rsidR="002E4048" w:rsidRPr="002E4048" w:rsidRDefault="002E4048" w:rsidP="002E4048">
      <w:pPr>
        <w:jc w:val="center"/>
        <w:rPr>
          <w:rFonts w:eastAsia="Arial Unicode MS"/>
          <w:lang w:val="pt-PT" w:eastAsia="en-US"/>
        </w:rPr>
      </w:pPr>
    </w:p>
    <w:p w:rsidR="008D26B2" w:rsidRDefault="008D26B2" w:rsidP="002E4048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5239481" cy="28007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96" w:rsidRDefault="00973096" w:rsidP="00765B45">
      <w:pPr>
        <w:rPr>
          <w:rFonts w:eastAsia="Arial Unicode MS"/>
          <w:lang w:val="pt-PT" w:eastAsia="en-US"/>
        </w:rPr>
      </w:pP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2E4048" w:rsidRDefault="002E4048" w:rsidP="00F26253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Feito o login, o usuário será redirecionado para a tela Menu Inicial, onde ele terá acesso ao menu de clientes e as telas Nova Obra e Gerenciar Obra.</w:t>
      </w: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8D26B2" w:rsidRDefault="008D26B2" w:rsidP="002E4048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0600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96" w:rsidRDefault="00973096" w:rsidP="00765B45">
      <w:pPr>
        <w:rPr>
          <w:rFonts w:eastAsia="Arial Unicode MS"/>
          <w:lang w:val="pt-PT" w:eastAsia="en-US"/>
        </w:rPr>
      </w:pP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2B0207" w:rsidRDefault="002B0207">
      <w:pPr>
        <w:jc w:val="left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br w:type="page"/>
      </w:r>
    </w:p>
    <w:p w:rsidR="002E4048" w:rsidRDefault="002E4048" w:rsidP="002E4048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Caso o usuário clique no botão Clientes ele será redirecionado para esta tela, onde ele poderá cadastrar um novo cliente, consultar os clientes cadastrados e enviar um e-mail ao cliente.</w:t>
      </w:r>
    </w:p>
    <w:p w:rsidR="002E4048" w:rsidRDefault="002E4048" w:rsidP="00765B45">
      <w:pPr>
        <w:rPr>
          <w:rFonts w:eastAsia="Arial Unicode MS"/>
          <w:lang w:val="pt-PT" w:eastAsia="en-US"/>
        </w:rPr>
      </w:pPr>
    </w:p>
    <w:p w:rsidR="00973096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42252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6356DC" w:rsidRDefault="002B0207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Aqui o usuário poderá cadastrar um novo cliente, para isso ele precisará preencher as seguintes informações: cpf, nome, email, telefone celular e o endereço, porém, os campos email e telefone celular podem ser nulos.</w:t>
      </w:r>
    </w:p>
    <w:p w:rsidR="002B0207" w:rsidRDefault="006356DC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O botão Limpar Campos serve para remover o valor de todos os campos e o botão Consultar CEP</w:t>
      </w:r>
      <w:r w:rsidR="002B0207">
        <w:rPr>
          <w:rFonts w:eastAsia="Arial Unicode MS"/>
          <w:lang w:val="pt-PT" w:eastAsia="en-US"/>
        </w:rPr>
        <w:t xml:space="preserve"> </w:t>
      </w:r>
      <w:r>
        <w:rPr>
          <w:rFonts w:eastAsia="Arial Unicode MS"/>
          <w:lang w:val="pt-PT" w:eastAsia="en-US"/>
        </w:rPr>
        <w:t>fará uma requisição via internet para o site dos correios para preencher as informações do endereço de acordo com o cep digitado. O campo código não poderá ser editado pois servirá apenas para alterações no banco de dados.</w:t>
      </w:r>
    </w:p>
    <w:p w:rsidR="002B0207" w:rsidRDefault="002B0207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54692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Aqui serão listados todos os clientes cadastrados no banco de dados, o usuário poderá selecionar o cliente e dar um duplo clique no mesmo para abrir a tela de alteração e remoção.</w:t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 xml:space="preserve">Nesta tela o usuário terá acesso aos dados do cliente </w:t>
      </w:r>
      <w:r w:rsidR="000A3481">
        <w:rPr>
          <w:rFonts w:eastAsia="Arial Unicode MS"/>
          <w:lang w:val="pt-PT" w:eastAsia="en-US"/>
        </w:rPr>
        <w:t>e</w:t>
      </w:r>
      <w:r>
        <w:rPr>
          <w:rFonts w:eastAsia="Arial Unicode MS"/>
          <w:lang w:val="pt-PT" w:eastAsia="en-US"/>
        </w:rPr>
        <w:t xml:space="preserve"> poderá alterá-los ou até excluir o cliente</w:t>
      </w:r>
      <w:r w:rsidR="000A3481">
        <w:rPr>
          <w:rFonts w:eastAsia="Arial Unicode MS"/>
          <w:lang w:val="pt-PT" w:eastAsia="en-US"/>
        </w:rPr>
        <w:t xml:space="preserve"> caso ele não esteja vinculado a nenhuma obra</w:t>
      </w:r>
      <w:r>
        <w:rPr>
          <w:rFonts w:eastAsia="Arial Unicode MS"/>
          <w:lang w:val="pt-PT" w:eastAsia="en-US"/>
        </w:rPr>
        <w:t xml:space="preserve">. </w:t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54692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Esta é a tela de e-mail que será igual para clientes e para funcionários. No campo “Para” o usuário precisa colocar o email ou os emails separados por vírgula, no campo assunto ele colocará o assunto do email e no campo corpo ele colocará a mensagem. No botão anexar arquivos ele poderá escolher arquivos da máquina para enviar.</w:t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5944430" cy="550621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Esta é tela de cadastro de obras, nela o usuário precisará selecionar o cliente e preencher as informações referentes ao endereço da obra.</w:t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7280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</w:p>
    <w:p w:rsidR="00F26253" w:rsidRDefault="00F26253">
      <w:pPr>
        <w:jc w:val="left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br w:type="page"/>
      </w: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Aqui serão exibidas todas as obras cadastradas no banco de dados. O usuário deverá selecionar a obra a ser alterada ou consultada e deverá dar um duplo clique para abrir o menu de edição de obras.</w:t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3" w:rsidRDefault="00F26253" w:rsidP="006356DC">
      <w:pPr>
        <w:jc w:val="center"/>
        <w:rPr>
          <w:rFonts w:eastAsia="Arial Unicode MS"/>
          <w:lang w:val="pt-PT" w:eastAsia="en-US"/>
        </w:rPr>
      </w:pP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  <w:bookmarkStart w:id="5" w:name="_GoBack"/>
      <w:bookmarkEnd w:id="5"/>
      <w:r>
        <w:rPr>
          <w:rFonts w:eastAsia="Arial Unicode MS"/>
          <w:lang w:val="pt-PT" w:eastAsia="en-US"/>
        </w:rPr>
        <w:t>Este é o menu com todos os dados referentes a obra.</w:t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0A3481" w:rsidRDefault="000A3481">
      <w:pPr>
        <w:jc w:val="left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br w:type="page"/>
      </w:r>
    </w:p>
    <w:p w:rsidR="006356DC" w:rsidRDefault="006356DC" w:rsidP="006356DC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Este é o menu de gerenciar etapas onde o usuário terá acesso a duas tabelas, a primeira com os dados realizados e a segunda com os dados previstos. Ele terá também acesso aos seguintes botôes: Atualizar (que serve para atualizar o percentual de conclusão da obra), Anotações (</w:t>
      </w:r>
      <w:r w:rsidR="000A3481">
        <w:rPr>
          <w:rFonts w:eastAsia="Arial Unicode MS"/>
          <w:lang w:val="pt-PT" w:eastAsia="en-US"/>
        </w:rPr>
        <w:t>aqui será aberto o menu de anotações onde o usuário poderá acessar as anotações feitas para a obra</w:t>
      </w:r>
      <w:r>
        <w:rPr>
          <w:rFonts w:eastAsia="Arial Unicode MS"/>
          <w:lang w:val="pt-PT" w:eastAsia="en-US"/>
        </w:rPr>
        <w:t>)</w:t>
      </w:r>
      <w:r w:rsidR="000A3481">
        <w:rPr>
          <w:rFonts w:eastAsia="Arial Unicode MS"/>
          <w:lang w:val="pt-PT" w:eastAsia="en-US"/>
        </w:rPr>
        <w:t>, Finazar (serve para alterar o percentual de conclusão de uma etapa para 100 e alterar a data de fim da etapa para a data atual), Fotos (onde ele terá acesso ao menu de imagens), Gastos (onde ele terá acesso ao menu de gastos), Gerenciar (onde o usuário poderá cadastrar as etapas da obra ou alterar os dados previstos)</w:t>
      </w:r>
    </w:p>
    <w:p w:rsidR="006356DC" w:rsidRDefault="006356DC" w:rsidP="00765B45">
      <w:pPr>
        <w:rPr>
          <w:rFonts w:eastAsia="Arial Unicode MS"/>
          <w:lang w:val="pt-PT" w:eastAsia="en-US"/>
        </w:rPr>
      </w:pPr>
    </w:p>
    <w:p w:rsidR="002066B5" w:rsidRDefault="002066B5" w:rsidP="00765B45">
      <w:pPr>
        <w:rPr>
          <w:rFonts w:eastAsia="Arial Unicode MS"/>
          <w:lang w:val="pt-PT" w:eastAsia="en-US"/>
        </w:rPr>
      </w:pPr>
    </w:p>
    <w:p w:rsidR="002066B5" w:rsidRDefault="00AB5CB7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renciar Etapa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>
      <w:pPr>
        <w:jc w:val="left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br w:type="page"/>
      </w:r>
    </w:p>
    <w:p w:rsidR="000A3481" w:rsidRDefault="000A3481" w:rsidP="000A3481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Aqui o usuário poderá cadastrar ou alterar os dados das etapas da obra.</w:t>
      </w: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AB5CB7" w:rsidRDefault="00AB5CB7" w:rsidP="00765B45">
      <w:pPr>
        <w:rPr>
          <w:rFonts w:eastAsia="Arial Unicode MS"/>
          <w:lang w:val="pt-PT" w:eastAsia="en-US"/>
        </w:rPr>
      </w:pPr>
    </w:p>
    <w:p w:rsidR="00AB5CB7" w:rsidRDefault="00AB5CB7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igurar Etap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Aqui o usuário poderá cadastrar, alterar, remover ou consultar os gastos da etapa.</w:t>
      </w:r>
    </w:p>
    <w:p w:rsidR="00AB5CB7" w:rsidRDefault="00AB5CB7" w:rsidP="00765B45">
      <w:pPr>
        <w:rPr>
          <w:rFonts w:eastAsia="Arial Unicode MS"/>
          <w:lang w:val="pt-PT" w:eastAsia="en-US"/>
        </w:rPr>
      </w:pPr>
    </w:p>
    <w:p w:rsidR="00AB5CB7" w:rsidRDefault="00AB5CB7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rolar Gas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Aqui o usuário poderá abrir arquivos de texto para consultar anotações feitas ou poderá criar novos arquivos com as respectivas anotações.</w:t>
      </w: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AB5CB7" w:rsidRDefault="00AB5CB7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233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Aqui o usuário poderá cadastrar e consultar imagens referentes as etapas da obra.</w:t>
      </w:r>
    </w:p>
    <w:p w:rsidR="00AB5CB7" w:rsidRDefault="00AB5CB7" w:rsidP="00765B45">
      <w:pPr>
        <w:rPr>
          <w:rFonts w:eastAsia="Arial Unicode MS"/>
          <w:lang w:val="pt-PT" w:eastAsia="en-US"/>
        </w:rPr>
      </w:pPr>
    </w:p>
    <w:p w:rsidR="00AB5CB7" w:rsidRDefault="00AB5CB7" w:rsidP="00765B45">
      <w:pPr>
        <w:rPr>
          <w:rFonts w:eastAsia="Arial Unicode MS"/>
          <w:lang w:val="pt-PT" w:eastAsia="en-US"/>
        </w:rPr>
      </w:pPr>
    </w:p>
    <w:p w:rsidR="00AB5CB7" w:rsidRDefault="00AB5CB7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765B45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lastRenderedPageBreak/>
        <w:t>Aqui o usuário poderá cadastrar um novo cliente, para isso ele precisará preencher as seguintes informações: cpf, nome, email, telefone celular, salário, função e o endereço, porém, os campos email e telefone celular podem ser nulos.</w:t>
      </w:r>
    </w:p>
    <w:p w:rsidR="000A3481" w:rsidRDefault="000A3481" w:rsidP="000A3481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lang w:val="pt-PT" w:eastAsia="en-US"/>
        </w:rPr>
        <w:t>O botão Limpar Campos serve para remover o valor de todos os campos e o botão Consultar CEP fará uma requisição via internet para o site dos correios para preencher as informações do endereço de acordo com o cep digitado. O campo código não poderá ser editado pois servirá apenas para alterações no banco de dados.</w:t>
      </w:r>
      <w:r w:rsidR="00AB5CB7">
        <w:rPr>
          <w:rFonts w:eastAsia="Arial Unicode MS"/>
          <w:noProof/>
        </w:rPr>
        <w:drawing>
          <wp:inline distT="0" distB="0" distL="0" distR="0">
            <wp:extent cx="6120130" cy="55238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dastrar Funcionár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jc w:val="center"/>
        <w:rPr>
          <w:rFonts w:eastAsia="Arial Unicode MS"/>
          <w:lang w:val="pt-PT" w:eastAsia="en-US"/>
        </w:rPr>
      </w:pPr>
      <w:r w:rsidRPr="000A3481">
        <w:rPr>
          <w:rFonts w:eastAsia="Arial Unicode MS"/>
          <w:lang w:val="pt-PT" w:eastAsia="en-US"/>
        </w:rPr>
        <w:t xml:space="preserve">Aqui serão listados todos os </w:t>
      </w:r>
      <w:r>
        <w:rPr>
          <w:rFonts w:eastAsia="Arial Unicode MS"/>
          <w:lang w:val="pt-PT" w:eastAsia="en-US"/>
        </w:rPr>
        <w:t>funcionários</w:t>
      </w:r>
      <w:r w:rsidRPr="000A3481">
        <w:rPr>
          <w:rFonts w:eastAsia="Arial Unicode MS"/>
          <w:lang w:val="pt-PT" w:eastAsia="en-US"/>
        </w:rPr>
        <w:t xml:space="preserve"> cadastrados no banco de dados, o usuário poderá selecionar o </w:t>
      </w:r>
      <w:r>
        <w:rPr>
          <w:rFonts w:eastAsia="Arial Unicode MS"/>
          <w:lang w:val="pt-PT" w:eastAsia="en-US"/>
        </w:rPr>
        <w:t>funcionário</w:t>
      </w:r>
      <w:r w:rsidRPr="000A3481">
        <w:rPr>
          <w:rFonts w:eastAsia="Arial Unicode MS"/>
          <w:lang w:val="pt-PT" w:eastAsia="en-US"/>
        </w:rPr>
        <w:t xml:space="preserve"> e dar um duplo clique no mesmo para abrir a tela de alteração e remoção.</w:t>
      </w: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AB5CB7" w:rsidP="000A3481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ultar Funcionári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Pr="000A3481" w:rsidRDefault="000A3481" w:rsidP="000A3481">
      <w:pPr>
        <w:jc w:val="center"/>
        <w:rPr>
          <w:rFonts w:eastAsia="Arial Unicode MS"/>
          <w:lang w:val="pt-PT" w:eastAsia="en-US"/>
        </w:rPr>
      </w:pPr>
      <w:r w:rsidRPr="000A3481">
        <w:rPr>
          <w:rFonts w:eastAsia="Arial Unicode MS"/>
          <w:lang w:val="pt-PT" w:eastAsia="en-US"/>
        </w:rPr>
        <w:lastRenderedPageBreak/>
        <w:t xml:space="preserve">Nesta tela o usuário terá acesso aos dados do </w:t>
      </w:r>
      <w:r>
        <w:rPr>
          <w:rFonts w:eastAsia="Arial Unicode MS"/>
          <w:lang w:val="pt-PT" w:eastAsia="en-US"/>
        </w:rPr>
        <w:t>funcionário</w:t>
      </w:r>
      <w:r w:rsidRPr="000A3481">
        <w:rPr>
          <w:rFonts w:eastAsia="Arial Unicode MS"/>
          <w:lang w:val="pt-PT" w:eastAsia="en-US"/>
        </w:rPr>
        <w:t xml:space="preserve"> </w:t>
      </w:r>
      <w:r>
        <w:rPr>
          <w:rFonts w:eastAsia="Arial Unicode MS"/>
          <w:lang w:val="pt-PT" w:eastAsia="en-US"/>
        </w:rPr>
        <w:t>e</w:t>
      </w:r>
      <w:r w:rsidRPr="000A3481">
        <w:rPr>
          <w:rFonts w:eastAsia="Arial Unicode MS"/>
          <w:lang w:val="pt-PT" w:eastAsia="en-US"/>
        </w:rPr>
        <w:t xml:space="preserve"> poderá alterá-los ou até excluir o </w:t>
      </w:r>
      <w:r>
        <w:rPr>
          <w:rFonts w:eastAsia="Arial Unicode MS"/>
          <w:lang w:val="pt-PT" w:eastAsia="en-US"/>
        </w:rPr>
        <w:t>funcionário caso ele não esteja vinculado a nenhuma obra</w:t>
      </w:r>
      <w:r w:rsidRPr="000A3481">
        <w:rPr>
          <w:rFonts w:eastAsia="Arial Unicode MS"/>
          <w:lang w:val="pt-PT" w:eastAsia="en-US"/>
        </w:rPr>
        <w:t>.</w:t>
      </w: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 wp14:anchorId="045FEE30" wp14:editId="6F414BA0">
            <wp:extent cx="6120130" cy="55238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ter Funcionár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0A3481" w:rsidRDefault="000A3481" w:rsidP="000A3481">
      <w:pPr>
        <w:rPr>
          <w:rFonts w:eastAsia="Arial Unicode MS"/>
          <w:lang w:val="pt-PT" w:eastAsia="en-US"/>
        </w:rPr>
      </w:pPr>
    </w:p>
    <w:p w:rsidR="00AB5CB7" w:rsidRDefault="00411598" w:rsidP="00411598">
      <w:pPr>
        <w:jc w:val="center"/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t>Este é o menu relatório de gastos onde serão exibidos todos os gastos da obra com suas respectivas informações e o usuário terá a opção de filtrar os dados por data.</w:t>
      </w:r>
    </w:p>
    <w:p w:rsidR="00AB5CB7" w:rsidRDefault="00AB5CB7" w:rsidP="00765B45">
      <w:pPr>
        <w:rPr>
          <w:rFonts w:eastAsia="Arial Unicode MS"/>
          <w:lang w:val="pt-PT" w:eastAsia="en-US"/>
        </w:rPr>
      </w:pPr>
    </w:p>
    <w:p w:rsidR="00AB5CB7" w:rsidRDefault="00AB5CB7" w:rsidP="00765B45">
      <w:pPr>
        <w:rPr>
          <w:rFonts w:eastAsia="Arial Unicode MS"/>
          <w:lang w:val="pt-PT" w:eastAsia="en-US"/>
        </w:rPr>
      </w:pPr>
      <w:r>
        <w:rPr>
          <w:rFonts w:eastAsia="Arial Unicode MS"/>
          <w:noProof/>
        </w:rPr>
        <w:drawing>
          <wp:inline distT="0" distB="0" distL="0" distR="0">
            <wp:extent cx="6120130" cy="34410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latório de Gast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81" w:rsidRPr="00592933" w:rsidRDefault="00050C81" w:rsidP="00592933">
      <w:pPr>
        <w:pStyle w:val="Ttulo1"/>
        <w:rPr>
          <w:rFonts w:eastAsia="Arial Unicode MS"/>
          <w:lang w:val="pt-PT"/>
        </w:rPr>
      </w:pPr>
      <w:bookmarkStart w:id="6" w:name="_Toc428178752"/>
      <w:r>
        <w:rPr>
          <w:rFonts w:eastAsia="Arial Unicode MS"/>
          <w:lang w:val="pt-PT"/>
        </w:rPr>
        <w:t>glossário</w:t>
      </w:r>
      <w:bookmarkEnd w:id="6"/>
    </w:p>
    <w:p w:rsidR="00050C81" w:rsidRDefault="00050C81">
      <w:pPr>
        <w:rPr>
          <w:rFonts w:eastAsia="Arial Unicode MS"/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34"/>
        <w:gridCol w:w="7594"/>
      </w:tblGrid>
      <w:tr w:rsidR="00050C81">
        <w:tc>
          <w:tcPr>
            <w:tcW w:w="2050" w:type="dxa"/>
            <w:shd w:val="clear" w:color="auto" w:fill="B3B3B3"/>
          </w:tcPr>
          <w:p w:rsidR="00050C81" w:rsidRDefault="00050C81">
            <w:pPr>
              <w:rPr>
                <w:rFonts w:eastAsia="Arial Unicode MS"/>
                <w:b/>
                <w:bCs/>
                <w:lang w:val="pt-PT"/>
              </w:rPr>
            </w:pPr>
            <w:r>
              <w:rPr>
                <w:rFonts w:eastAsia="Arial Unicode MS"/>
                <w:b/>
                <w:bCs/>
                <w:lang w:val="pt-PT"/>
              </w:rPr>
              <w:t>Termo/Sigla</w:t>
            </w:r>
          </w:p>
        </w:tc>
        <w:tc>
          <w:tcPr>
            <w:tcW w:w="7728" w:type="dxa"/>
            <w:shd w:val="clear" w:color="auto" w:fill="B3B3B3"/>
          </w:tcPr>
          <w:p w:rsidR="00050C81" w:rsidRDefault="00050C81">
            <w:pPr>
              <w:rPr>
                <w:rFonts w:eastAsia="Arial Unicode MS"/>
                <w:b/>
                <w:bCs/>
                <w:lang w:val="pt-PT"/>
              </w:rPr>
            </w:pPr>
            <w:r>
              <w:rPr>
                <w:rFonts w:eastAsia="Arial Unicode MS"/>
                <w:b/>
                <w:bCs/>
                <w:lang w:val="pt-PT"/>
              </w:rPr>
              <w:t>Descrição</w:t>
            </w:r>
          </w:p>
        </w:tc>
      </w:tr>
      <w:tr w:rsidR="00050C81">
        <w:tc>
          <w:tcPr>
            <w:tcW w:w="2050" w:type="dxa"/>
          </w:tcPr>
          <w:p w:rsidR="00050C81" w:rsidRDefault="00050C81">
            <w:pPr>
              <w:rPr>
                <w:rFonts w:eastAsia="Arial Unicode MS"/>
                <w:lang w:val="pt-PT"/>
              </w:rPr>
            </w:pPr>
          </w:p>
        </w:tc>
        <w:tc>
          <w:tcPr>
            <w:tcW w:w="7728" w:type="dxa"/>
          </w:tcPr>
          <w:p w:rsidR="00050C81" w:rsidRDefault="00050C81">
            <w:pPr>
              <w:rPr>
                <w:rFonts w:eastAsia="Arial Unicode MS"/>
                <w:lang w:val="pt-PT"/>
              </w:rPr>
            </w:pPr>
          </w:p>
        </w:tc>
      </w:tr>
      <w:tr w:rsidR="00050C81">
        <w:tc>
          <w:tcPr>
            <w:tcW w:w="2050" w:type="dxa"/>
          </w:tcPr>
          <w:p w:rsidR="00050C81" w:rsidRDefault="00050C81">
            <w:pPr>
              <w:rPr>
                <w:rFonts w:eastAsia="Arial Unicode MS"/>
                <w:lang w:val="pt-PT"/>
              </w:rPr>
            </w:pPr>
          </w:p>
        </w:tc>
        <w:tc>
          <w:tcPr>
            <w:tcW w:w="7728" w:type="dxa"/>
          </w:tcPr>
          <w:p w:rsidR="00050C81" w:rsidRDefault="00050C81">
            <w:pPr>
              <w:rPr>
                <w:rFonts w:eastAsia="Arial Unicode MS"/>
                <w:lang w:val="pt-PT"/>
              </w:rPr>
            </w:pPr>
          </w:p>
        </w:tc>
      </w:tr>
    </w:tbl>
    <w:p w:rsidR="00050C81" w:rsidRDefault="00050C81">
      <w:pPr>
        <w:rPr>
          <w:rFonts w:eastAsia="Arial Unicode MS"/>
          <w:lang w:val="pt-PT"/>
        </w:rPr>
      </w:pPr>
    </w:p>
    <w:sectPr w:rsidR="00050C81">
      <w:headerReference w:type="even" r:id="rId30"/>
      <w:headerReference w:type="default" r:id="rId31"/>
      <w:footerReference w:type="default" r:id="rId32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39E" w:rsidRDefault="0075439E">
      <w:r>
        <w:separator/>
      </w:r>
    </w:p>
  </w:endnote>
  <w:endnote w:type="continuationSeparator" w:id="0">
    <w:p w:rsidR="0075439E" w:rsidRDefault="00754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C65" w:rsidRDefault="007E4C65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7E4C65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7E4C65" w:rsidRDefault="007E4C65">
          <w:pPr>
            <w:pStyle w:val="Rodap"/>
          </w:pPr>
          <w:proofErr w:type="spellStart"/>
          <w:r>
            <w:t>Politec</w:t>
          </w:r>
          <w:proofErr w:type="spellEnd"/>
          <w:r>
            <w:t xml:space="preserve"> Ltda.</w:t>
          </w:r>
        </w:p>
        <w:p w:rsidR="007E4C65" w:rsidRDefault="007E4C65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7E4C65" w:rsidRDefault="007E4C65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7E4C65" w:rsidRDefault="007E4C65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:rsidR="007E4C65" w:rsidRDefault="007E4C6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C81" w:rsidRDefault="00050C81"/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521"/>
      <w:gridCol w:w="1484"/>
      <w:gridCol w:w="1705"/>
    </w:tblGrid>
    <w:tr w:rsidR="00050C81" w:rsidTr="007E4C65">
      <w:trPr>
        <w:cantSplit/>
      </w:trPr>
      <w:tc>
        <w:tcPr>
          <w:tcW w:w="6521" w:type="dxa"/>
        </w:tcPr>
        <w:p w:rsidR="00050C81" w:rsidRDefault="00F26253" w:rsidP="007E4C65">
          <w:pPr>
            <w:pStyle w:val="Rodap"/>
            <w:tabs>
              <w:tab w:val="clear" w:pos="4320"/>
              <w:tab w:val="clear" w:pos="8640"/>
              <w:tab w:val="left" w:pos="5309"/>
            </w:tabs>
          </w:pPr>
          <w:sdt>
            <w:sdtPr>
              <w:alias w:val="Gestor"/>
              <w:tag w:val=""/>
              <w:id w:val="-1026712989"/>
              <w:placeholder>
                <w:docPart w:val="F953F6DF26DE4693A490EC8225579DB7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AB27F0">
                <w:t>SGO – Sistema para Gestão de Obras</w:t>
              </w:r>
            </w:sdtContent>
          </w:sdt>
          <w:r w:rsidR="007E4C65">
            <w:tab/>
          </w:r>
          <w:sdt>
            <w:sdtPr>
              <w:alias w:val="Assunto"/>
              <w:tag w:val=""/>
              <w:id w:val="-343706752"/>
              <w:placeholder>
                <w:docPart w:val="02F0C4FF6EEF4DF7841BB509060EDACC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AB27F0">
                <w:t>Versão 1</w:t>
              </w:r>
            </w:sdtContent>
          </w:sdt>
        </w:p>
      </w:tc>
      <w:tc>
        <w:tcPr>
          <w:tcW w:w="1484" w:type="dxa"/>
          <w:vAlign w:val="center"/>
        </w:tcPr>
        <w:p w:rsidR="00050C81" w:rsidRDefault="00050C81">
          <w:pPr>
            <w:pStyle w:val="Rodap"/>
            <w:rPr>
              <w:lang w:val="pt-PT"/>
            </w:rPr>
          </w:pPr>
        </w:p>
      </w:tc>
      <w:tc>
        <w:tcPr>
          <w:tcW w:w="1705" w:type="dxa"/>
          <w:vAlign w:val="center"/>
        </w:tcPr>
        <w:p w:rsidR="00050C81" w:rsidRDefault="00050C81" w:rsidP="007E4C65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F26253">
            <w:rPr>
              <w:noProof/>
            </w:rPr>
            <w:t>18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F26253">
            <w:rPr>
              <w:noProof/>
            </w:rPr>
            <w:t>19</w:t>
          </w:r>
          <w:r>
            <w:fldChar w:fldCharType="end"/>
          </w:r>
        </w:p>
      </w:tc>
    </w:tr>
  </w:tbl>
  <w:p w:rsidR="00050C81" w:rsidRDefault="007E4C65" w:rsidP="007E4C65">
    <w:pPr>
      <w:jc w:val="right"/>
    </w:pPr>
    <w:proofErr w:type="spellStart"/>
    <w:r>
      <w:t>vs</w:t>
    </w:r>
    <w:proofErr w:type="spellEnd"/>
    <w:r>
      <w:t xml:space="preserve">: </w:t>
    </w:r>
    <w:r w:rsidR="00F26253">
      <w:fldChar w:fldCharType="begin"/>
    </w:r>
    <w:r w:rsidR="00F26253">
      <w:instrText xml:space="preserve"> DOCPROPERTY  "Versão Modelo"  \* MERGEFORMAT </w:instrText>
    </w:r>
    <w:r w:rsidR="00F26253">
      <w:fldChar w:fldCharType="separate"/>
    </w:r>
    <w:r w:rsidR="00AB27F0">
      <w:t>1</w:t>
    </w:r>
    <w:r w:rsidR="00F2625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39E" w:rsidRDefault="0075439E">
      <w:r>
        <w:separator/>
      </w:r>
    </w:p>
  </w:footnote>
  <w:footnote w:type="continuationSeparator" w:id="0">
    <w:p w:rsidR="0075439E" w:rsidRDefault="007543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7E4C65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7E4C65" w:rsidRDefault="007E4C65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7E4C65" w:rsidRDefault="007E4C65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:rsidR="007E4C65" w:rsidRDefault="007E4C65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45" w:dyaOrig="69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2.25pt;height:34.5pt">
                <v:imagedata r:id="rId1" o:title=""/>
              </v:shape>
              <o:OLEObject Type="Embed" ProgID="Word.Picture.8" ShapeID="_x0000_i1025" DrawAspect="Content" ObjectID="_1636357887" r:id="rId2"/>
            </w:object>
          </w:r>
        </w:p>
      </w:tc>
    </w:tr>
  </w:tbl>
  <w:p w:rsidR="007E4C65" w:rsidRDefault="007E4C6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C81" w:rsidRDefault="00050C8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050C81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:rsidR="00050C81" w:rsidRDefault="00050C81">
          <w:pPr>
            <w:pStyle w:val="Cabealho"/>
            <w:rPr>
              <w:lang w:val="pt-PT"/>
            </w:rPr>
          </w:pPr>
          <w:r>
            <w:rPr>
              <w:lang w:val="pt-PT"/>
            </w:rPr>
            <w:t>&lt;Marca do Cliente&gt;</w:t>
          </w:r>
        </w:p>
      </w:tc>
      <w:sdt>
        <w:sdtPr>
          <w:alias w:val="Título"/>
          <w:tag w:val=""/>
          <w:id w:val="-434601566"/>
          <w:placeholder>
            <w:docPart w:val="16466D372131482FA2011A2788098DD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:rsidR="00050C81" w:rsidRDefault="007A6A90">
              <w:pPr>
                <w:pStyle w:val="Cabealho"/>
              </w:pPr>
              <w:r>
                <w:t>Manual do Usuário</w:t>
              </w:r>
            </w:p>
          </w:tc>
        </w:sdtContent>
      </w:sdt>
      <w:tc>
        <w:tcPr>
          <w:tcW w:w="1440" w:type="dxa"/>
          <w:vAlign w:val="center"/>
        </w:tcPr>
        <w:p w:rsidR="00050C81" w:rsidRDefault="00050C81">
          <w:pPr>
            <w:pStyle w:val="Cabealho"/>
          </w:pPr>
        </w:p>
      </w:tc>
    </w:tr>
  </w:tbl>
  <w:p w:rsidR="00050C81" w:rsidRDefault="00050C81">
    <w:pPr>
      <w:rPr>
        <w:ins w:id="7" w:author="Rronchesi" w:date="2005-02-15T08:26:00Z"/>
        <w:del w:id="8" w:author="luis.monteiro" w:date="2005-02-25T17:19:00Z"/>
      </w:rPr>
    </w:pPr>
  </w:p>
  <w:p w:rsidR="00050C81" w:rsidRDefault="00050C8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1441E"/>
    <w:multiLevelType w:val="hybridMultilevel"/>
    <w:tmpl w:val="7F36CA5C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3F37BFE"/>
    <w:multiLevelType w:val="hybridMultilevel"/>
    <w:tmpl w:val="C20A9228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133A1"/>
    <w:multiLevelType w:val="multilevel"/>
    <w:tmpl w:val="EC7E393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F0"/>
    <w:rsid w:val="00050C81"/>
    <w:rsid w:val="0008015B"/>
    <w:rsid w:val="000A3481"/>
    <w:rsid w:val="00156404"/>
    <w:rsid w:val="001E5A50"/>
    <w:rsid w:val="002066B5"/>
    <w:rsid w:val="002B0207"/>
    <w:rsid w:val="002E4048"/>
    <w:rsid w:val="00411598"/>
    <w:rsid w:val="004B4F0B"/>
    <w:rsid w:val="004C6C28"/>
    <w:rsid w:val="005347A6"/>
    <w:rsid w:val="00592933"/>
    <w:rsid w:val="00634873"/>
    <w:rsid w:val="006356DC"/>
    <w:rsid w:val="0075439E"/>
    <w:rsid w:val="00765B45"/>
    <w:rsid w:val="007A6A90"/>
    <w:rsid w:val="007C06DD"/>
    <w:rsid w:val="007E4C65"/>
    <w:rsid w:val="007E6952"/>
    <w:rsid w:val="00815D4A"/>
    <w:rsid w:val="008D26B2"/>
    <w:rsid w:val="008E3C4A"/>
    <w:rsid w:val="00973096"/>
    <w:rsid w:val="00980893"/>
    <w:rsid w:val="009D066D"/>
    <w:rsid w:val="00AB27F0"/>
    <w:rsid w:val="00AB5CB7"/>
    <w:rsid w:val="00AE17A6"/>
    <w:rsid w:val="00C15040"/>
    <w:rsid w:val="00F2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  <w14:docId w14:val="3B6AB037"/>
  <w15:docId w15:val="{1A806D0E-1180-468E-B479-B90123841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3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4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5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6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7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semiHidden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styleId="Lista">
    <w:name w:val="List"/>
    <w:basedOn w:val="Normal"/>
    <w:semiHidden/>
    <w:pPr>
      <w:numPr>
        <w:numId w:val="2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Parteinferiordoformulrio">
    <w:name w:val="HTML Bottom of Form"/>
    <w:basedOn w:val="Normal"/>
    <w:next w:val="Normal"/>
    <w:hidden/>
    <w:pPr>
      <w:widowControl w:val="0"/>
      <w:pBdr>
        <w:top w:val="single" w:sz="6" w:space="1" w:color="auto"/>
      </w:pBdr>
      <w:spacing w:line="240" w:lineRule="atLeast"/>
      <w:jc w:val="center"/>
    </w:pPr>
    <w:rPr>
      <w:vanish/>
      <w:color w:val="auto"/>
      <w:sz w:val="16"/>
      <w:szCs w:val="16"/>
    </w:rPr>
  </w:style>
  <w:style w:type="paragraph" w:styleId="Partesuperior-zdoformulrio">
    <w:name w:val="HTML Top of Form"/>
    <w:basedOn w:val="Normal"/>
    <w:next w:val="Normal"/>
    <w:hidden/>
    <w:pPr>
      <w:widowControl w:val="0"/>
      <w:pBdr>
        <w:bottom w:val="single" w:sz="6" w:space="1" w:color="auto"/>
      </w:pBdr>
      <w:spacing w:line="240" w:lineRule="atLeast"/>
      <w:jc w:val="center"/>
    </w:pPr>
    <w:rPr>
      <w:vanish/>
      <w:color w:val="auto"/>
      <w:sz w:val="16"/>
      <w:szCs w:val="16"/>
    </w:rPr>
  </w:style>
  <w:style w:type="character" w:customStyle="1" w:styleId="RodapChar">
    <w:name w:val="Rodapé Char"/>
    <w:basedOn w:val="Fontepargpadro"/>
    <w:link w:val="Rodap"/>
    <w:semiHidden/>
    <w:rsid w:val="007E4C65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7E4C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OneDrive\Documentos\sgo\Desenvolvimento\5.Implantacao\Manual%20do%20Usu&#225;ri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49246EFDFC44FE8FE41491A399918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64AFE1-60DC-4D00-8BEB-1D4C539DDBC1}"/>
      </w:docPartPr>
      <w:docPartBody>
        <w:p w:rsidR="00A65FBC" w:rsidRDefault="006A241E">
          <w:pPr>
            <w:pStyle w:val="6D49246EFDFC44FE8FE41491A3999189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16466D372131482FA2011A2788098D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2AD0EA3-8062-4B81-AFB2-15C93011580C}"/>
      </w:docPartPr>
      <w:docPartBody>
        <w:p w:rsidR="00A65FBC" w:rsidRDefault="006A241E">
          <w:pPr>
            <w:pStyle w:val="16466D372131482FA2011A2788098DD2"/>
          </w:pPr>
          <w:r w:rsidRPr="00352B81">
            <w:rPr>
              <w:rStyle w:val="TextodoEspaoReservado"/>
            </w:rPr>
            <w:t>[Título]</w:t>
          </w:r>
        </w:p>
      </w:docPartBody>
    </w:docPart>
    <w:docPart>
      <w:docPartPr>
        <w:name w:val="F953F6DF26DE4693A490EC8225579DB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D1A8F6C-6C1E-4D98-B893-57760CBEEB79}"/>
      </w:docPartPr>
      <w:docPartBody>
        <w:p w:rsidR="00A65FBC" w:rsidRDefault="006A241E">
          <w:pPr>
            <w:pStyle w:val="F953F6DF26DE4693A490EC8225579DB7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02F0C4FF6EEF4DF7841BB509060EDA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0ACDB81-B1AA-4611-95D3-E1EA57E47A56}"/>
      </w:docPartPr>
      <w:docPartBody>
        <w:p w:rsidR="00A65FBC" w:rsidRDefault="006A241E">
          <w:pPr>
            <w:pStyle w:val="02F0C4FF6EEF4DF7841BB509060EDACC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41E"/>
    <w:rsid w:val="006A241E"/>
    <w:rsid w:val="00A65FBC"/>
    <w:rsid w:val="00EB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6D49246EFDFC44FE8FE41491A3999189">
    <w:name w:val="6D49246EFDFC44FE8FE41491A3999189"/>
  </w:style>
  <w:style w:type="paragraph" w:customStyle="1" w:styleId="16466D372131482FA2011A2788098DD2">
    <w:name w:val="16466D372131482FA2011A2788098DD2"/>
  </w:style>
  <w:style w:type="paragraph" w:customStyle="1" w:styleId="F953F6DF26DE4693A490EC8225579DB7">
    <w:name w:val="F953F6DF26DE4693A490EC8225579DB7"/>
  </w:style>
  <w:style w:type="paragraph" w:customStyle="1" w:styleId="02F0C4FF6EEF4DF7841BB509060EDACC">
    <w:name w:val="02F0C4FF6EEF4DF7841BB509060EDA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7DEBE-04D6-426E-9AAC-F3920164B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Manual do Usuário.dotx</Template>
  <TotalTime>149</TotalTime>
  <Pages>19</Pages>
  <Words>932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Usuário</vt:lpstr>
    </vt:vector>
  </TitlesOfParts>
  <Manager>SGO – Sistema para Gestão de Obras</Manager>
  <Company/>
  <LinksUpToDate>false</LinksUpToDate>
  <CharactersWithSpaces>6216</CharactersWithSpaces>
  <SharedDoc>false</SharedDoc>
  <HLinks>
    <vt:vector size="30" baseType="variant"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_Toc420317001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_Toc420317000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_Toc420316999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_Toc420316998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_Toc420316997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subject>Versão 1</dc:subject>
  <dc:creator>Felipe Florentino</dc:creator>
  <cp:keywords/>
  <dc:description/>
  <cp:lastModifiedBy>aluno</cp:lastModifiedBy>
  <cp:revision>7</cp:revision>
  <cp:lastPrinted>2004-08-19T09:54:00Z</cp:lastPrinted>
  <dcterms:created xsi:type="dcterms:W3CDTF">2019-11-25T22:39:00Z</dcterms:created>
  <dcterms:modified xsi:type="dcterms:W3CDTF">2019-11-27T13:05:00Z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